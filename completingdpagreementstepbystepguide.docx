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EB588" w14:textId="77777777" w:rsidR="00CA0B98" w:rsidRDefault="00CA0B98" w:rsidP="00CA0B98">
      <w:pPr>
        <w:rPr>
          <w:b/>
          <w:bCs/>
          <w:u w:val="single"/>
        </w:rPr>
      </w:pPr>
      <w:r>
        <w:rPr>
          <w:b/>
          <w:bCs/>
          <w:noProof/>
          <w:u w:val="single"/>
        </w:rPr>
        <mc:AlternateContent>
          <mc:Choice Requires="wps">
            <w:drawing>
              <wp:anchor distT="0" distB="0" distL="114300" distR="114300" simplePos="0" relativeHeight="251666432" behindDoc="0" locked="0" layoutInCell="1" allowOverlap="1" wp14:anchorId="3101837E" wp14:editId="221E4B7F">
                <wp:simplePos x="0" y="0"/>
                <wp:positionH relativeFrom="column">
                  <wp:posOffset>-231140</wp:posOffset>
                </wp:positionH>
                <wp:positionV relativeFrom="paragraph">
                  <wp:posOffset>-480695</wp:posOffset>
                </wp:positionV>
                <wp:extent cx="9406393" cy="564542"/>
                <wp:effectExtent l="0" t="0" r="23495" b="26035"/>
                <wp:wrapNone/>
                <wp:docPr id="1103673031" name="Rectangle 4"/>
                <wp:cNvGraphicFramePr/>
                <a:graphic xmlns:a="http://schemas.openxmlformats.org/drawingml/2006/main">
                  <a:graphicData uri="http://schemas.microsoft.com/office/word/2010/wordprocessingShape">
                    <wps:wsp>
                      <wps:cNvSpPr/>
                      <wps:spPr>
                        <a:xfrm>
                          <a:off x="0" y="0"/>
                          <a:ext cx="9406393" cy="564542"/>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B9C1A2" id="Rectangle 4" o:spid="_x0000_s1026" style="position:absolute;margin-left:-18.2pt;margin-top:-37.85pt;width:740.65pt;height:44.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" fillcolor="#ed7d31 [3205]" strokecolor="#261103 [485]" strokeweight="1pt"/>
            </w:pict>
          </mc:Fallback>
        </mc:AlternateContent>
      </w:r>
      <w:r>
        <w:rPr>
          <w:b/>
          <w:bCs/>
          <w:noProof/>
          <w:u w:val="single"/>
        </w:rPr>
        <mc:AlternateContent>
          <mc:Choice Requires="wps">
            <w:drawing>
              <wp:anchor distT="0" distB="0" distL="114300" distR="114300" simplePos="0" relativeHeight="251667456" behindDoc="0" locked="0" layoutInCell="1" allowOverlap="1" wp14:anchorId="7F430EFD" wp14:editId="4AA30788">
                <wp:simplePos x="0" y="0"/>
                <wp:positionH relativeFrom="column">
                  <wp:posOffset>-148590</wp:posOffset>
                </wp:positionH>
                <wp:positionV relativeFrom="paragraph">
                  <wp:posOffset>-406400</wp:posOffset>
                </wp:positionV>
                <wp:extent cx="9255318" cy="413468"/>
                <wp:effectExtent l="0" t="0" r="3175" b="5715"/>
                <wp:wrapNone/>
                <wp:docPr id="2005798221" name="Text Box 5"/>
                <wp:cNvGraphicFramePr/>
                <a:graphic xmlns:a="http://schemas.openxmlformats.org/drawingml/2006/main">
                  <a:graphicData uri="http://schemas.microsoft.com/office/word/2010/wordprocessingShape">
                    <wps:wsp>
                      <wps:cNvSpPr txBox="1"/>
                      <wps:spPr>
                        <a:xfrm>
                          <a:off x="0" y="0"/>
                          <a:ext cx="9255318" cy="413468"/>
                        </a:xfrm>
                        <a:prstGeom prst="rect">
                          <a:avLst/>
                        </a:prstGeom>
                        <a:ln>
                          <a:noFill/>
                        </a:ln>
                      </wps:spPr>
                      <wps:style>
                        <a:lnRef idx="2">
                          <a:schemeClr val="accent2">
                            <a:shade val="15000"/>
                          </a:schemeClr>
                        </a:lnRef>
                        <a:fillRef idx="1">
                          <a:schemeClr val="accent2"/>
                        </a:fillRef>
                        <a:effectRef idx="0">
                          <a:schemeClr val="accent2"/>
                        </a:effectRef>
                        <a:fontRef idx="minor">
                          <a:schemeClr val="lt1"/>
                        </a:fontRef>
                      </wps:style>
                      <wps:txbx>
                        <w:txbxContent>
                          <w:p w14:paraId="6349367A" w14:textId="77777777" w:rsidR="00CA0B98" w:rsidRPr="00E4557E" w:rsidRDefault="00CA0B98" w:rsidP="00CA0B98">
                            <w:pPr>
                              <w:jc w:val="center"/>
                              <w:rPr>
                                <w:b/>
                                <w:bCs/>
                                <w:sz w:val="28"/>
                                <w:szCs w:val="28"/>
                              </w:rPr>
                            </w:pPr>
                            <w:r w:rsidRPr="00E4557E">
                              <w:rPr>
                                <w:b/>
                                <w:bCs/>
                                <w:sz w:val="28"/>
                                <w:szCs w:val="28"/>
                              </w:rPr>
                              <w:t>Direct Payment Agreement and Mental Capacity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430EFD" id="_x0000_t202" coordsize="21600,21600" o:spt="202" path="m,l,21600r21600,l21600,xe">
                <v:stroke joinstyle="miter"/>
                <v:path gradientshapeok="t" o:connecttype="rect"/>
              </v:shapetype>
              <v:shape id="Text Box 5" o:spid="_x0000_s1026" type="#_x0000_t202" style="position:absolute;margin-left:-11.7pt;margin-top:-32pt;width:728.75pt;height:32.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" fillcolor="#ed7d31 [3205]" stroked="f" strokeweight="1pt">
                <v:textbox>
                  <w:txbxContent>
                    <w:p w14:paraId="6349367A" w14:textId="77777777" w:rsidR="00CA0B98" w:rsidRPr="00E4557E" w:rsidRDefault="00CA0B98" w:rsidP="00CA0B98">
                      <w:pPr>
                        <w:jc w:val="center"/>
                        <w:rPr>
                          <w:b/>
                          <w:bCs/>
                          <w:sz w:val="28"/>
                          <w:szCs w:val="28"/>
                        </w:rPr>
                      </w:pPr>
                      <w:r w:rsidRPr="00E4557E">
                        <w:rPr>
                          <w:b/>
                          <w:bCs/>
                          <w:sz w:val="28"/>
                          <w:szCs w:val="28"/>
                        </w:rPr>
                        <w:t>Direct Payment Agreement and Mental Capacity</w:t>
                      </w:r>
                    </w:p>
                  </w:txbxContent>
                </v:textbox>
              </v:shape>
            </w:pict>
          </mc:Fallback>
        </mc:AlternateContent>
      </w:r>
    </w:p>
    <w:p w14:paraId="2606242D" w14:textId="48EE84FB" w:rsidR="00CA2D0C" w:rsidRDefault="00CA2D0C" w:rsidP="00CA0B98">
      <w:pPr>
        <w:rPr>
          <w:b/>
          <w:bCs/>
        </w:rPr>
      </w:pPr>
      <w:r>
        <w:rPr>
          <w:b/>
          <w:bCs/>
        </w:rPr>
        <w:t xml:space="preserve">Ensuring the DP Agreement </w:t>
      </w:r>
      <w:proofErr w:type="gramStart"/>
      <w:r>
        <w:rPr>
          <w:b/>
          <w:bCs/>
        </w:rPr>
        <w:t>is correctly completed</w:t>
      </w:r>
      <w:proofErr w:type="gramEnd"/>
      <w:r>
        <w:rPr>
          <w:b/>
          <w:bCs/>
        </w:rPr>
        <w:t>.</w:t>
      </w:r>
    </w:p>
    <w:p w14:paraId="4F6506C2" w14:textId="77777777" w:rsidR="00CA2D0C" w:rsidRDefault="00CA2D0C" w:rsidP="00CA0B98">
      <w:pPr>
        <w:rPr>
          <w:b/>
          <w:bCs/>
        </w:rPr>
      </w:pPr>
    </w:p>
    <w:p w14:paraId="7DE70130" w14:textId="54A6A54B" w:rsidR="00CA0B98" w:rsidRPr="00E4557E" w:rsidRDefault="00CA0B98" w:rsidP="00CA0B98">
      <w:pPr>
        <w:rPr>
          <w:b/>
          <w:bCs/>
          <w:u w:val="single"/>
        </w:rPr>
      </w:pPr>
      <w:r w:rsidRPr="00393560">
        <w:rPr>
          <w:b/>
          <w:bCs/>
        </w:rPr>
        <w:t>Does the person have/lack capacity to receive a Direct Payment?</w:t>
      </w:r>
    </w:p>
    <w:p w14:paraId="22258606" w14:textId="0796F4E6" w:rsidR="00CA0B98" w:rsidRPr="00E4557E" w:rsidRDefault="00CA0B98" w:rsidP="00CA0B98">
      <w:pPr>
        <w:rPr>
          <w:b/>
          <w:bCs/>
          <w:color w:val="FF0000"/>
        </w:rPr>
      </w:pPr>
      <w:r w:rsidRPr="00E4557E">
        <w:rPr>
          <w:b/>
          <w:bCs/>
          <w:color w:val="FF0000"/>
        </w:rPr>
        <w:t xml:space="preserve">It is the responsibility of the Social Worker/Community Care </w:t>
      </w:r>
      <w:r w:rsidR="006A4C20">
        <w:rPr>
          <w:b/>
          <w:bCs/>
          <w:color w:val="FF0000"/>
        </w:rPr>
        <w:t xml:space="preserve">Officer to </w:t>
      </w:r>
      <w:r w:rsidRPr="00E4557E">
        <w:rPr>
          <w:b/>
          <w:bCs/>
          <w:color w:val="FF0000"/>
        </w:rPr>
        <w:t>establish capacity</w:t>
      </w:r>
      <w:r w:rsidR="006A4C20">
        <w:rPr>
          <w:b/>
          <w:bCs/>
          <w:color w:val="FF0000"/>
        </w:rPr>
        <w:t xml:space="preserve"> of the Person </w:t>
      </w:r>
      <w:proofErr w:type="gramStart"/>
      <w:r w:rsidR="006A4C20">
        <w:rPr>
          <w:b/>
          <w:bCs/>
          <w:color w:val="FF0000"/>
        </w:rPr>
        <w:t>in order</w:t>
      </w:r>
      <w:r w:rsidRPr="00E4557E">
        <w:rPr>
          <w:b/>
          <w:bCs/>
          <w:color w:val="FF0000"/>
        </w:rPr>
        <w:t xml:space="preserve"> to</w:t>
      </w:r>
      <w:proofErr w:type="gramEnd"/>
      <w:r w:rsidRPr="00E4557E">
        <w:rPr>
          <w:b/>
          <w:bCs/>
          <w:color w:val="FF0000"/>
        </w:rPr>
        <w:t xml:space="preserve"> receive a Direct Payment. </w:t>
      </w:r>
    </w:p>
    <w:p w14:paraId="792DB8FB" w14:textId="635CE8C0" w:rsidR="00CA0B98" w:rsidRDefault="00CA0B98" w:rsidP="00CA0B98">
      <w:pPr>
        <w:pStyle w:val="NormalWeb"/>
        <w:rPr>
          <w:rFonts w:asciiTheme="minorHAnsi" w:hAnsiTheme="minorHAnsi" w:cstheme="minorHAnsi"/>
          <w:b/>
          <w:bCs/>
          <w:sz w:val="20"/>
          <w:szCs w:val="20"/>
        </w:rPr>
      </w:pPr>
      <w:r w:rsidRPr="007C711B">
        <w:rPr>
          <w:rFonts w:asciiTheme="minorHAnsi" w:hAnsiTheme="minorHAnsi" w:cstheme="minorHAnsi"/>
          <w:sz w:val="20"/>
          <w:szCs w:val="20"/>
        </w:rPr>
        <w:t>The worker will be responsible to ensure the DP Recipient underst</w:t>
      </w:r>
      <w:r>
        <w:rPr>
          <w:rFonts w:asciiTheme="minorHAnsi" w:hAnsiTheme="minorHAnsi" w:cstheme="minorHAnsi"/>
          <w:sz w:val="20"/>
          <w:szCs w:val="20"/>
        </w:rPr>
        <w:t>ands</w:t>
      </w:r>
      <w:r w:rsidRPr="007C711B">
        <w:rPr>
          <w:rFonts w:asciiTheme="minorHAnsi" w:hAnsiTheme="minorHAnsi" w:cstheme="minorHAnsi"/>
          <w:sz w:val="20"/>
          <w:szCs w:val="20"/>
        </w:rPr>
        <w:t xml:space="preserve"> and agrees to the conditions in the DP Agreement. Ensure the agreement is signed by the DP Recipient/Nominated or Authorised person along with the workers signature, then uploaded to Mosaic </w:t>
      </w:r>
      <w:r>
        <w:rPr>
          <w:rFonts w:asciiTheme="minorHAnsi" w:hAnsiTheme="minorHAnsi" w:cstheme="minorHAnsi"/>
          <w:sz w:val="20"/>
          <w:szCs w:val="20"/>
        </w:rPr>
        <w:t>as a ‘</w:t>
      </w:r>
      <w:r w:rsidR="006A4C20">
        <w:rPr>
          <w:rFonts w:asciiTheme="minorHAnsi" w:hAnsiTheme="minorHAnsi" w:cstheme="minorHAnsi"/>
          <w:sz w:val="20"/>
          <w:szCs w:val="20"/>
        </w:rPr>
        <w:t>Financial Document’</w:t>
      </w:r>
      <w:r>
        <w:rPr>
          <w:rFonts w:asciiTheme="minorHAnsi" w:hAnsiTheme="minorHAnsi" w:cstheme="minorHAnsi"/>
          <w:sz w:val="20"/>
          <w:szCs w:val="20"/>
        </w:rPr>
        <w:t xml:space="preserve">, the file should be named ‘DP Agreement (ID Number) (Initials) (Date signed)’ e.g. </w:t>
      </w:r>
      <w:r w:rsidRPr="00CA0B98">
        <w:rPr>
          <w:rFonts w:asciiTheme="minorHAnsi" w:hAnsiTheme="minorHAnsi" w:cstheme="minorHAnsi"/>
          <w:b/>
          <w:bCs/>
          <w:sz w:val="20"/>
          <w:szCs w:val="20"/>
        </w:rPr>
        <w:t>‘</w:t>
      </w:r>
      <w:r w:rsidRPr="00CA0B98">
        <w:rPr>
          <w:rFonts w:asciiTheme="minorHAnsi" w:hAnsiTheme="minorHAnsi" w:cstheme="minorHAnsi"/>
          <w:b/>
          <w:bCs/>
          <w:sz w:val="20"/>
          <w:szCs w:val="20"/>
          <w:u w:val="single"/>
        </w:rPr>
        <w:t xml:space="preserve">DP Agreement 1234568 AB </w:t>
      </w:r>
      <w:proofErr w:type="gramStart"/>
      <w:r w:rsidRPr="00CA0B98">
        <w:rPr>
          <w:rFonts w:asciiTheme="minorHAnsi" w:hAnsiTheme="minorHAnsi" w:cstheme="minorHAnsi"/>
          <w:b/>
          <w:bCs/>
          <w:sz w:val="20"/>
          <w:szCs w:val="20"/>
          <w:u w:val="single"/>
        </w:rPr>
        <w:t>01.04.2024</w:t>
      </w:r>
      <w:r>
        <w:rPr>
          <w:rFonts w:asciiTheme="minorHAnsi" w:hAnsiTheme="minorHAnsi" w:cstheme="minorHAnsi"/>
          <w:b/>
          <w:bCs/>
          <w:sz w:val="20"/>
          <w:szCs w:val="20"/>
        </w:rPr>
        <w:t>’</w:t>
      </w:r>
      <w:proofErr w:type="gramEnd"/>
    </w:p>
    <w:p w14:paraId="153D3728" w14:textId="77777777" w:rsidR="00CA2D0C" w:rsidRDefault="00CA2D0C" w:rsidP="00CA0B98">
      <w:pPr>
        <w:pStyle w:val="NormalWeb"/>
        <w:rPr>
          <w:rFonts w:asciiTheme="minorHAnsi" w:hAnsiTheme="minorHAnsi" w:cstheme="minorHAnsi"/>
          <w:b/>
          <w:bCs/>
          <w:sz w:val="20"/>
          <w:szCs w:val="20"/>
        </w:rPr>
      </w:pPr>
    </w:p>
    <w:p w14:paraId="21F154BE" w14:textId="77777777" w:rsidR="00CA2D0C" w:rsidRDefault="00CA2D0C" w:rsidP="00CA0B98">
      <w:pPr>
        <w:pStyle w:val="NormalWeb"/>
        <w:rPr>
          <w:rFonts w:asciiTheme="minorHAnsi" w:hAnsiTheme="minorHAnsi" w:cstheme="minorHAnsi"/>
          <w:b/>
          <w:bCs/>
          <w:sz w:val="20"/>
          <w:szCs w:val="20"/>
        </w:rPr>
      </w:pPr>
    </w:p>
    <w:p w14:paraId="144122FC" w14:textId="77777777" w:rsidR="00CA2D0C" w:rsidRDefault="00CA2D0C" w:rsidP="00CA0B98">
      <w:pPr>
        <w:pStyle w:val="NormalWeb"/>
        <w:rPr>
          <w:rFonts w:asciiTheme="minorHAnsi" w:hAnsiTheme="minorHAnsi" w:cstheme="minorHAnsi"/>
          <w:b/>
          <w:bCs/>
          <w:sz w:val="20"/>
          <w:szCs w:val="20"/>
        </w:rPr>
      </w:pPr>
    </w:p>
    <w:p w14:paraId="5578A2C8" w14:textId="77777777" w:rsidR="00CA2D0C" w:rsidRDefault="00CA2D0C" w:rsidP="00CA0B98">
      <w:pPr>
        <w:pStyle w:val="NormalWeb"/>
        <w:rPr>
          <w:rFonts w:asciiTheme="minorHAnsi" w:hAnsiTheme="minorHAnsi" w:cstheme="minorHAnsi"/>
          <w:b/>
          <w:bCs/>
          <w:sz w:val="20"/>
          <w:szCs w:val="20"/>
        </w:rPr>
      </w:pPr>
    </w:p>
    <w:p w14:paraId="5FB803F6" w14:textId="77777777" w:rsidR="00CA2D0C" w:rsidRDefault="00CA2D0C" w:rsidP="00CA0B98">
      <w:pPr>
        <w:pStyle w:val="NormalWeb"/>
        <w:rPr>
          <w:rFonts w:asciiTheme="minorHAnsi" w:hAnsiTheme="minorHAnsi" w:cstheme="minorHAnsi"/>
          <w:b/>
          <w:bCs/>
          <w:sz w:val="20"/>
          <w:szCs w:val="20"/>
        </w:rPr>
      </w:pPr>
    </w:p>
    <w:p w14:paraId="1CF10E11" w14:textId="77777777" w:rsidR="00CA2D0C" w:rsidRDefault="00CA2D0C" w:rsidP="00CA0B98">
      <w:pPr>
        <w:pStyle w:val="NormalWeb"/>
        <w:rPr>
          <w:rFonts w:asciiTheme="minorHAnsi" w:hAnsiTheme="minorHAnsi" w:cstheme="minorHAnsi"/>
          <w:b/>
          <w:bCs/>
          <w:sz w:val="20"/>
          <w:szCs w:val="20"/>
        </w:rPr>
      </w:pPr>
    </w:p>
    <w:p w14:paraId="556FFBAB" w14:textId="77777777" w:rsidR="00CA2D0C" w:rsidRDefault="00CA2D0C" w:rsidP="00CA0B98">
      <w:pPr>
        <w:pStyle w:val="NormalWeb"/>
        <w:rPr>
          <w:rFonts w:asciiTheme="minorHAnsi" w:hAnsiTheme="minorHAnsi" w:cstheme="minorHAnsi"/>
          <w:b/>
          <w:bCs/>
          <w:sz w:val="20"/>
          <w:szCs w:val="20"/>
        </w:rPr>
      </w:pPr>
    </w:p>
    <w:p w14:paraId="33E9BC37" w14:textId="77777777" w:rsidR="00CA2D0C" w:rsidRDefault="00CA2D0C" w:rsidP="00CA0B98">
      <w:pPr>
        <w:pStyle w:val="NormalWeb"/>
        <w:rPr>
          <w:rFonts w:asciiTheme="minorHAnsi" w:hAnsiTheme="minorHAnsi" w:cstheme="minorHAnsi"/>
          <w:b/>
          <w:bCs/>
          <w:sz w:val="20"/>
          <w:szCs w:val="20"/>
        </w:rPr>
      </w:pPr>
    </w:p>
    <w:p w14:paraId="2574304C" w14:textId="77777777" w:rsidR="00CA2D0C" w:rsidRDefault="00CA2D0C" w:rsidP="00CA0B98">
      <w:pPr>
        <w:pStyle w:val="NormalWeb"/>
        <w:rPr>
          <w:rFonts w:asciiTheme="minorHAnsi" w:hAnsiTheme="minorHAnsi" w:cstheme="minorHAnsi"/>
          <w:b/>
          <w:bCs/>
          <w:sz w:val="20"/>
          <w:szCs w:val="20"/>
        </w:rPr>
      </w:pPr>
    </w:p>
    <w:p w14:paraId="1943853E" w14:textId="77777777" w:rsidR="00CA2D0C" w:rsidRDefault="00CA2D0C" w:rsidP="00CA0B98">
      <w:pPr>
        <w:rPr>
          <w:b/>
          <w:bCs/>
          <w:u w:val="single"/>
        </w:rPr>
      </w:pPr>
    </w:p>
    <w:p w14:paraId="6A1E5CCF" w14:textId="71C12208" w:rsidR="00CA0B98" w:rsidRPr="00AB5E5C" w:rsidRDefault="00CA0B98" w:rsidP="00CA0B98">
      <w:pPr>
        <w:rPr>
          <w:b/>
          <w:bCs/>
          <w:u w:val="single"/>
        </w:rPr>
      </w:pPr>
      <w:r w:rsidRPr="00AB5E5C">
        <w:rPr>
          <w:b/>
          <w:bCs/>
          <w:u w:val="single"/>
        </w:rPr>
        <w:lastRenderedPageBreak/>
        <w:t>DP Recipient lacks capacity</w:t>
      </w:r>
    </w:p>
    <w:p w14:paraId="29DB5322" w14:textId="77777777" w:rsidR="00CA0B98" w:rsidRDefault="00CA0B98" w:rsidP="00CA0B98">
      <w:r>
        <w:t xml:space="preserve">If </w:t>
      </w:r>
      <w:proofErr w:type="gramStart"/>
      <w:r>
        <w:t>the DP Recipient has been deemed by the Social Worker/Community Care Officer</w:t>
      </w:r>
      <w:proofErr w:type="gramEnd"/>
      <w:r>
        <w:t xml:space="preserve"> to lack capacity, then there </w:t>
      </w:r>
      <w:r w:rsidRPr="002D639B">
        <w:rPr>
          <w:b/>
          <w:bCs/>
        </w:rPr>
        <w:t>must</w:t>
      </w:r>
      <w:r>
        <w:t xml:space="preserve"> be an authorised person appointed. An Authorised Person can be a relative, friend or trusted person. The Authorised Person will be responsible for the conditions stated in the DP Agreement. The DP Recipient </w:t>
      </w:r>
      <w:proofErr w:type="gramStart"/>
      <w:r>
        <w:t xml:space="preserve">is therefore </w:t>
      </w:r>
      <w:r w:rsidRPr="002D639B">
        <w:rPr>
          <w:b/>
          <w:bCs/>
        </w:rPr>
        <w:t>not</w:t>
      </w:r>
      <w:r>
        <w:t xml:space="preserve"> required</w:t>
      </w:r>
      <w:proofErr w:type="gramEnd"/>
      <w:r>
        <w:t xml:space="preserve"> to sign the DP Agreement.</w:t>
      </w:r>
    </w:p>
    <w:p w14:paraId="0ADFA7C7" w14:textId="53302AB2" w:rsidR="00CA2D0C" w:rsidRDefault="00CA0B98" w:rsidP="00CA0B98">
      <w:r>
        <w:t xml:space="preserve">If NCC have </w:t>
      </w:r>
      <w:proofErr w:type="gramStart"/>
      <w:r>
        <w:t>been appointed</w:t>
      </w:r>
      <w:proofErr w:type="gramEnd"/>
      <w:r>
        <w:t xml:space="preserve"> deputy for the DP Recipient, they </w:t>
      </w:r>
      <w:r w:rsidR="006A4C20">
        <w:t xml:space="preserve">will need to sign </w:t>
      </w:r>
      <w:r>
        <w:t xml:space="preserve">the DP Agreement as the Authorised Person. </w:t>
      </w:r>
    </w:p>
    <w:p w14:paraId="2F8558B2" w14:textId="5B9D4DD7" w:rsidR="00CA0B98" w:rsidRDefault="006A4C20" w:rsidP="00CA0B98">
      <w:r>
        <w:t>The w</w:t>
      </w:r>
      <w:r w:rsidR="00CA0B98">
        <w:t>orker will require to provide details</w:t>
      </w:r>
      <w:r w:rsidR="00CA2D0C">
        <w:t xml:space="preserve"> of the DP Recipient</w:t>
      </w:r>
      <w:r w:rsidR="00CA0B98">
        <w:t xml:space="preserve"> in section 1 of the DP Agreement, details for the Authorised Person in section 2 and the Authorised Person requires to sign in agreement with the conditions stated In the DP Agreement</w:t>
      </w:r>
      <w:r w:rsidR="00CA2D0C">
        <w:t>.</w:t>
      </w:r>
    </w:p>
    <w:p w14:paraId="3DC7C845" w14:textId="77777777" w:rsidR="00CA2D0C" w:rsidRDefault="00CA2D0C" w:rsidP="00CA0B98"/>
    <w:p w14:paraId="29A873B7" w14:textId="77777777" w:rsidR="00CA0B98" w:rsidRPr="00A75DF3" w:rsidRDefault="00CA0B98" w:rsidP="00CA0B98">
      <w:pPr>
        <w:rPr>
          <w:u w:val="single"/>
        </w:rPr>
      </w:pPr>
      <w:r>
        <w:rPr>
          <w:u w:val="single"/>
        </w:rPr>
        <w:t>Authorised Persons details and signature</w:t>
      </w:r>
    </w:p>
    <w:p w14:paraId="3E6BFF29" w14:textId="77777777" w:rsidR="00CA0B98" w:rsidRDefault="00CA0B98" w:rsidP="00CA0B98">
      <w:r w:rsidRPr="0077479E">
        <w:rPr>
          <w:noProof/>
        </w:rPr>
        <w:drawing>
          <wp:anchor distT="0" distB="0" distL="114300" distR="114300" simplePos="0" relativeHeight="251670528" behindDoc="0" locked="0" layoutInCell="1" allowOverlap="1" wp14:anchorId="3A69BC2C" wp14:editId="0564BB0E">
            <wp:simplePos x="0" y="0"/>
            <wp:positionH relativeFrom="margin">
              <wp:posOffset>-143124</wp:posOffset>
            </wp:positionH>
            <wp:positionV relativeFrom="paragraph">
              <wp:posOffset>86830</wp:posOffset>
            </wp:positionV>
            <wp:extent cx="4685452" cy="1470991"/>
            <wp:effectExtent l="0" t="0" r="1270" b="0"/>
            <wp:wrapNone/>
            <wp:docPr id="14095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14867" name=""/>
                    <pic:cNvPicPr/>
                  </pic:nvPicPr>
                  <pic:blipFill>
                    <a:blip r:embed="rId5">
                      <a:extLst>
                        <a:ext uri="{28A0092B-C50C-407E-A947-70E740481C1C}">
                          <a14:useLocalDpi xmlns:a14="http://schemas.microsoft.com/office/drawing/2010/main" val="0"/>
                        </a:ext>
                      </a:extLst>
                    </a:blip>
                    <a:stretch>
                      <a:fillRect/>
                    </a:stretch>
                  </pic:blipFill>
                  <pic:spPr>
                    <a:xfrm>
                      <a:off x="0" y="0"/>
                      <a:ext cx="4685452" cy="1470991"/>
                    </a:xfrm>
                    <a:prstGeom prst="rect">
                      <a:avLst/>
                    </a:prstGeom>
                  </pic:spPr>
                </pic:pic>
              </a:graphicData>
            </a:graphic>
            <wp14:sizeRelH relativeFrom="margin">
              <wp14:pctWidth>0</wp14:pctWidth>
            </wp14:sizeRelH>
            <wp14:sizeRelV relativeFrom="margin">
              <wp14:pctHeight>0</wp14:pctHeight>
            </wp14:sizeRelV>
          </wp:anchor>
        </w:drawing>
      </w:r>
      <w:r w:rsidRPr="00E20A19">
        <w:rPr>
          <w:noProof/>
        </w:rPr>
        <w:drawing>
          <wp:anchor distT="0" distB="0" distL="114300" distR="114300" simplePos="0" relativeHeight="251671552" behindDoc="0" locked="0" layoutInCell="1" allowOverlap="1" wp14:anchorId="0468BE1D" wp14:editId="41521096">
            <wp:simplePos x="0" y="0"/>
            <wp:positionH relativeFrom="margin">
              <wp:posOffset>4691270</wp:posOffset>
            </wp:positionH>
            <wp:positionV relativeFrom="paragraph">
              <wp:posOffset>7621</wp:posOffset>
            </wp:positionV>
            <wp:extent cx="4505623" cy="1622066"/>
            <wp:effectExtent l="0" t="0" r="0" b="0"/>
            <wp:wrapNone/>
            <wp:docPr id="16253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2610" name=""/>
                    <pic:cNvPicPr/>
                  </pic:nvPicPr>
                  <pic:blipFill>
                    <a:blip r:embed="rId6">
                      <a:extLst>
                        <a:ext uri="{28A0092B-C50C-407E-A947-70E740481C1C}">
                          <a14:useLocalDpi xmlns:a14="http://schemas.microsoft.com/office/drawing/2010/main" val="0"/>
                        </a:ext>
                      </a:extLst>
                    </a:blip>
                    <a:stretch>
                      <a:fillRect/>
                    </a:stretch>
                  </pic:blipFill>
                  <pic:spPr>
                    <a:xfrm>
                      <a:off x="0" y="0"/>
                      <a:ext cx="4540497" cy="1634621"/>
                    </a:xfrm>
                    <a:prstGeom prst="rect">
                      <a:avLst/>
                    </a:prstGeom>
                  </pic:spPr>
                </pic:pic>
              </a:graphicData>
            </a:graphic>
            <wp14:sizeRelH relativeFrom="margin">
              <wp14:pctWidth>0</wp14:pctWidth>
            </wp14:sizeRelH>
            <wp14:sizeRelV relativeFrom="margin">
              <wp14:pctHeight>0</wp14:pctHeight>
            </wp14:sizeRelV>
          </wp:anchor>
        </w:drawing>
      </w:r>
    </w:p>
    <w:p w14:paraId="50288CE7" w14:textId="77777777" w:rsidR="00CA0B98" w:rsidRDefault="00CA0B98" w:rsidP="00CA0B98"/>
    <w:p w14:paraId="3EB25EEC" w14:textId="77777777" w:rsidR="00CA0B98" w:rsidRDefault="00CA0B98" w:rsidP="00CA0B98"/>
    <w:p w14:paraId="5BF057E1" w14:textId="77777777" w:rsidR="00CA0B98" w:rsidRDefault="00CA0B98" w:rsidP="00CA0B98"/>
    <w:p w14:paraId="2E682BE8" w14:textId="71935E99" w:rsidR="00CA0B98" w:rsidRDefault="00CA0B98" w:rsidP="00CA0B98"/>
    <w:p w14:paraId="6D691C99" w14:textId="40BABF04" w:rsidR="00CA0B98" w:rsidRDefault="00CA0B98" w:rsidP="00CA0B98"/>
    <w:p w14:paraId="747B180F" w14:textId="573ED70A" w:rsidR="00CA0B98" w:rsidRPr="00A75DF3" w:rsidRDefault="00CA2D0C" w:rsidP="00CA0B98">
      <w:r w:rsidRPr="007A6F58">
        <w:rPr>
          <w:noProof/>
        </w:rPr>
        <w:drawing>
          <wp:anchor distT="0" distB="0" distL="114300" distR="114300" simplePos="0" relativeHeight="251672576" behindDoc="0" locked="0" layoutInCell="1" allowOverlap="1" wp14:anchorId="04533139" wp14:editId="7199DBF6">
            <wp:simplePos x="0" y="0"/>
            <wp:positionH relativeFrom="margin">
              <wp:posOffset>1578610</wp:posOffset>
            </wp:positionH>
            <wp:positionV relativeFrom="paragraph">
              <wp:posOffset>133350</wp:posOffset>
            </wp:positionV>
            <wp:extent cx="5429967" cy="1544955"/>
            <wp:effectExtent l="0" t="0" r="0" b="0"/>
            <wp:wrapNone/>
            <wp:docPr id="80481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09360" name=""/>
                    <pic:cNvPicPr/>
                  </pic:nvPicPr>
                  <pic:blipFill>
                    <a:blip r:embed="rId7">
                      <a:extLst>
                        <a:ext uri="{28A0092B-C50C-407E-A947-70E740481C1C}">
                          <a14:useLocalDpi xmlns:a14="http://schemas.microsoft.com/office/drawing/2010/main" val="0"/>
                        </a:ext>
                      </a:extLst>
                    </a:blip>
                    <a:stretch>
                      <a:fillRect/>
                    </a:stretch>
                  </pic:blipFill>
                  <pic:spPr>
                    <a:xfrm>
                      <a:off x="0" y="0"/>
                      <a:ext cx="5429967" cy="1544955"/>
                    </a:xfrm>
                    <a:prstGeom prst="rect">
                      <a:avLst/>
                    </a:prstGeom>
                  </pic:spPr>
                </pic:pic>
              </a:graphicData>
            </a:graphic>
            <wp14:sizeRelH relativeFrom="margin">
              <wp14:pctWidth>0</wp14:pctWidth>
            </wp14:sizeRelH>
            <wp14:sizeRelV relativeFrom="margin">
              <wp14:pctHeight>0</wp14:pctHeight>
            </wp14:sizeRelV>
          </wp:anchor>
        </w:drawing>
      </w:r>
    </w:p>
    <w:p w14:paraId="3156E8AB" w14:textId="77777777" w:rsidR="00CA0B98" w:rsidRPr="00A75DF3" w:rsidRDefault="00CA0B98" w:rsidP="00CA0B98"/>
    <w:p w14:paraId="6E28AD47" w14:textId="77777777" w:rsidR="00CA0B98" w:rsidRDefault="00CA0B98" w:rsidP="00CA0B98">
      <w:pPr>
        <w:rPr>
          <w:b/>
          <w:bCs/>
        </w:rPr>
      </w:pPr>
    </w:p>
    <w:p w14:paraId="298C6FBC" w14:textId="77777777" w:rsidR="00CA0B98" w:rsidRDefault="00CA0B98" w:rsidP="00CA0B98">
      <w:pPr>
        <w:rPr>
          <w:b/>
          <w:bCs/>
        </w:rPr>
      </w:pPr>
    </w:p>
    <w:p w14:paraId="0BA74B5A" w14:textId="77777777" w:rsidR="00CA0B98" w:rsidRDefault="00CA0B98" w:rsidP="00CA0B98">
      <w:pPr>
        <w:rPr>
          <w:b/>
          <w:bCs/>
        </w:rPr>
      </w:pPr>
    </w:p>
    <w:p w14:paraId="2C027D2F" w14:textId="73DB9309" w:rsidR="00CA0B98" w:rsidRDefault="00CA0B98" w:rsidP="00CA0B98">
      <w:r w:rsidRPr="00CA0B98">
        <w:rPr>
          <w:b/>
          <w:bCs/>
          <w:u w:val="single"/>
        </w:rPr>
        <w:lastRenderedPageBreak/>
        <w:t>If the DP Recipient has been deemed to have capacity</w:t>
      </w:r>
      <w:r>
        <w:t xml:space="preserve"> – The DP Recipient </w:t>
      </w:r>
      <w:proofErr w:type="gramStart"/>
      <w:r>
        <w:t>details</w:t>
      </w:r>
      <w:proofErr w:type="gramEnd"/>
      <w:r>
        <w:t xml:space="preserve"> and signature will need to have been provided in the boxes displayed below on the DP Agreement uploaded to Mosaic.</w:t>
      </w:r>
    </w:p>
    <w:p w14:paraId="76894478" w14:textId="77777777" w:rsidR="00CA0B98" w:rsidRDefault="00CA0B98" w:rsidP="00CA0B98">
      <w:r w:rsidRPr="007C711B">
        <w:rPr>
          <w:noProof/>
        </w:rPr>
        <w:drawing>
          <wp:anchor distT="0" distB="0" distL="114300" distR="114300" simplePos="0" relativeHeight="251665408" behindDoc="0" locked="0" layoutInCell="1" allowOverlap="1" wp14:anchorId="78A8F9CE" wp14:editId="05843C24">
            <wp:simplePos x="0" y="0"/>
            <wp:positionH relativeFrom="column">
              <wp:posOffset>4189730</wp:posOffset>
            </wp:positionH>
            <wp:positionV relativeFrom="paragraph">
              <wp:posOffset>14163</wp:posOffset>
            </wp:positionV>
            <wp:extent cx="4985468" cy="1407798"/>
            <wp:effectExtent l="0" t="0" r="5715" b="1905"/>
            <wp:wrapNone/>
            <wp:docPr id="105393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4694" name=""/>
                    <pic:cNvPicPr/>
                  </pic:nvPicPr>
                  <pic:blipFill>
                    <a:blip r:embed="rId8">
                      <a:extLst>
                        <a:ext uri="{28A0092B-C50C-407E-A947-70E740481C1C}">
                          <a14:useLocalDpi xmlns:a14="http://schemas.microsoft.com/office/drawing/2010/main" val="0"/>
                        </a:ext>
                      </a:extLst>
                    </a:blip>
                    <a:stretch>
                      <a:fillRect/>
                    </a:stretch>
                  </pic:blipFill>
                  <pic:spPr>
                    <a:xfrm>
                      <a:off x="0" y="0"/>
                      <a:ext cx="4985468" cy="1407798"/>
                    </a:xfrm>
                    <a:prstGeom prst="rect">
                      <a:avLst/>
                    </a:prstGeom>
                  </pic:spPr>
                </pic:pic>
              </a:graphicData>
            </a:graphic>
            <wp14:sizeRelH relativeFrom="margin">
              <wp14:pctWidth>0</wp14:pctWidth>
            </wp14:sizeRelH>
            <wp14:sizeRelV relativeFrom="margin">
              <wp14:pctHeight>0</wp14:pctHeight>
            </wp14:sizeRelV>
          </wp:anchor>
        </w:drawing>
      </w:r>
      <w:r w:rsidRPr="00F24666">
        <w:rPr>
          <w:noProof/>
        </w:rPr>
        <w:drawing>
          <wp:anchor distT="0" distB="0" distL="114300" distR="114300" simplePos="0" relativeHeight="251664384" behindDoc="0" locked="0" layoutInCell="1" allowOverlap="1" wp14:anchorId="3D03DE8F" wp14:editId="587DF79A">
            <wp:simplePos x="0" y="0"/>
            <wp:positionH relativeFrom="margin">
              <wp:align>left</wp:align>
            </wp:positionH>
            <wp:positionV relativeFrom="paragraph">
              <wp:posOffset>10906</wp:posOffset>
            </wp:positionV>
            <wp:extent cx="4066984" cy="1276897"/>
            <wp:effectExtent l="0" t="0" r="0" b="0"/>
            <wp:wrapNone/>
            <wp:docPr id="58545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52278" name=""/>
                    <pic:cNvPicPr/>
                  </pic:nvPicPr>
                  <pic:blipFill>
                    <a:blip r:embed="rId5">
                      <a:extLst>
                        <a:ext uri="{28A0092B-C50C-407E-A947-70E740481C1C}">
                          <a14:useLocalDpi xmlns:a14="http://schemas.microsoft.com/office/drawing/2010/main" val="0"/>
                        </a:ext>
                      </a:extLst>
                    </a:blip>
                    <a:stretch>
                      <a:fillRect/>
                    </a:stretch>
                  </pic:blipFill>
                  <pic:spPr>
                    <a:xfrm>
                      <a:off x="0" y="0"/>
                      <a:ext cx="4066984" cy="1276897"/>
                    </a:xfrm>
                    <a:prstGeom prst="rect">
                      <a:avLst/>
                    </a:prstGeom>
                  </pic:spPr>
                </pic:pic>
              </a:graphicData>
            </a:graphic>
            <wp14:sizeRelH relativeFrom="margin">
              <wp14:pctWidth>0</wp14:pctWidth>
            </wp14:sizeRelH>
            <wp14:sizeRelV relativeFrom="margin">
              <wp14:pctHeight>0</wp14:pctHeight>
            </wp14:sizeRelV>
          </wp:anchor>
        </w:drawing>
      </w:r>
    </w:p>
    <w:p w14:paraId="0B14ABFA" w14:textId="77777777" w:rsidR="00CA0B98" w:rsidRDefault="00CA0B98" w:rsidP="00CA0B98"/>
    <w:p w14:paraId="33165D61" w14:textId="77777777" w:rsidR="00CA0B98" w:rsidRDefault="00CA0B98" w:rsidP="00CA0B98"/>
    <w:p w14:paraId="7C09179E" w14:textId="77777777" w:rsidR="00CA0B98" w:rsidRDefault="00CA0B98" w:rsidP="00CA0B98"/>
    <w:p w14:paraId="03DC103F" w14:textId="77777777" w:rsidR="00CA0B98" w:rsidRDefault="00CA0B98" w:rsidP="00CA0B98">
      <w:pPr>
        <w:rPr>
          <w:b/>
          <w:bCs/>
          <w:u w:val="single"/>
        </w:rPr>
      </w:pPr>
    </w:p>
    <w:p w14:paraId="2C680081" w14:textId="77777777" w:rsidR="00CA0B98" w:rsidRDefault="00CA0B98" w:rsidP="00CA0B98">
      <w:pPr>
        <w:rPr>
          <w:b/>
          <w:bCs/>
          <w:u w:val="single"/>
        </w:rPr>
      </w:pPr>
    </w:p>
    <w:p w14:paraId="5663D548" w14:textId="77777777" w:rsidR="00CA0B98" w:rsidRDefault="00CA0B98" w:rsidP="00CA0B98">
      <w:pPr>
        <w:rPr>
          <w:b/>
          <w:bCs/>
          <w:u w:val="single"/>
        </w:rPr>
      </w:pPr>
    </w:p>
    <w:p w14:paraId="6AE6020E" w14:textId="77777777" w:rsidR="00CA0B98" w:rsidRDefault="00CA0B98" w:rsidP="00CA0B98">
      <w:pPr>
        <w:rPr>
          <w:b/>
          <w:bCs/>
          <w:u w:val="single"/>
        </w:rPr>
      </w:pPr>
    </w:p>
    <w:p w14:paraId="64A725BE" w14:textId="77777777" w:rsidR="00CA0B98" w:rsidRDefault="00CA0B98" w:rsidP="00CA0B98">
      <w:pPr>
        <w:rPr>
          <w:b/>
          <w:bCs/>
          <w:u w:val="single"/>
        </w:rPr>
      </w:pPr>
    </w:p>
    <w:p w14:paraId="23E6E717" w14:textId="77777777" w:rsidR="00CA0B98" w:rsidRDefault="00CA0B98" w:rsidP="00CA0B98">
      <w:pPr>
        <w:rPr>
          <w:b/>
          <w:bCs/>
          <w:u w:val="single"/>
        </w:rPr>
      </w:pPr>
    </w:p>
    <w:p w14:paraId="57EE4695" w14:textId="77777777" w:rsidR="00CA0B98" w:rsidRDefault="00CA0B98" w:rsidP="00CA0B98">
      <w:pPr>
        <w:rPr>
          <w:b/>
          <w:bCs/>
          <w:u w:val="single"/>
        </w:rPr>
      </w:pPr>
    </w:p>
    <w:p w14:paraId="60F6A1E6" w14:textId="77777777" w:rsidR="00CA0B98" w:rsidRDefault="00CA0B98" w:rsidP="00CA0B98">
      <w:pPr>
        <w:rPr>
          <w:b/>
          <w:bCs/>
          <w:u w:val="single"/>
        </w:rPr>
      </w:pPr>
    </w:p>
    <w:p w14:paraId="5718C742" w14:textId="77777777" w:rsidR="00CA0B98" w:rsidRDefault="00CA0B98" w:rsidP="00CA0B98">
      <w:pPr>
        <w:rPr>
          <w:b/>
          <w:bCs/>
          <w:u w:val="single"/>
        </w:rPr>
      </w:pPr>
    </w:p>
    <w:p w14:paraId="7B3D702D" w14:textId="77777777" w:rsidR="00CA0B98" w:rsidRDefault="00CA0B98" w:rsidP="00CA0B98">
      <w:pPr>
        <w:rPr>
          <w:b/>
          <w:bCs/>
          <w:u w:val="single"/>
        </w:rPr>
      </w:pPr>
    </w:p>
    <w:p w14:paraId="0FB0DA7D" w14:textId="77777777" w:rsidR="00CA0B98" w:rsidRDefault="00CA0B98" w:rsidP="00CA0B98">
      <w:pPr>
        <w:rPr>
          <w:b/>
          <w:bCs/>
          <w:u w:val="single"/>
        </w:rPr>
      </w:pPr>
    </w:p>
    <w:p w14:paraId="2989ECD4" w14:textId="77777777" w:rsidR="00CA0B98" w:rsidRDefault="00CA0B98" w:rsidP="00CA0B98">
      <w:pPr>
        <w:rPr>
          <w:b/>
          <w:bCs/>
          <w:u w:val="single"/>
        </w:rPr>
      </w:pPr>
    </w:p>
    <w:p w14:paraId="1A1346A3" w14:textId="77777777" w:rsidR="00CA0B98" w:rsidRDefault="00CA0B98" w:rsidP="00CA0B98">
      <w:pPr>
        <w:rPr>
          <w:b/>
          <w:bCs/>
          <w:u w:val="single"/>
        </w:rPr>
      </w:pPr>
    </w:p>
    <w:p w14:paraId="5DCE152E" w14:textId="2B4F3E3C" w:rsidR="00CA0B98" w:rsidRPr="006242FD" w:rsidRDefault="00CA0B98" w:rsidP="00CA0B98">
      <w:pPr>
        <w:rPr>
          <w:b/>
          <w:bCs/>
          <w:u w:val="single"/>
        </w:rPr>
      </w:pPr>
      <w:r w:rsidRPr="006242FD">
        <w:rPr>
          <w:b/>
          <w:bCs/>
          <w:u w:val="single"/>
        </w:rPr>
        <w:lastRenderedPageBreak/>
        <w:t>DP Recipient has capacity but would like to select a Nominated person</w:t>
      </w:r>
      <w:r>
        <w:rPr>
          <w:b/>
          <w:bCs/>
          <w:u w:val="single"/>
        </w:rPr>
        <w:t>/Direct Payment Support Service</w:t>
      </w:r>
    </w:p>
    <w:p w14:paraId="460F6A44" w14:textId="77777777" w:rsidR="00CA0B98" w:rsidRDefault="00CA0B98" w:rsidP="00CA0B98">
      <w:r>
        <w:t>If the Direct Payment Recipient has capacity but wishes for someone to manage the Direct Payment Account on their behalf, they may select either a relative, friend or trusted member to be their ‘Nominated Person</w:t>
      </w:r>
      <w:proofErr w:type="gramStart"/>
      <w:r>
        <w:t>’.</w:t>
      </w:r>
      <w:proofErr w:type="gramEnd"/>
      <w:r>
        <w:t xml:space="preserve"> The DP Recipient will hold responsibility of the conditions outlined in the DP Agreement, but the nominated person will also require </w:t>
      </w:r>
      <w:proofErr w:type="gramStart"/>
      <w:r>
        <w:t>to sign</w:t>
      </w:r>
      <w:proofErr w:type="gramEnd"/>
      <w:r>
        <w:t xml:space="preserve"> the DP Agreement to confirm they agree to conditions stated in section 8 of the DP Agreement.</w:t>
      </w:r>
    </w:p>
    <w:p w14:paraId="38E8B7C3" w14:textId="3082D798" w:rsidR="00CA0B98" w:rsidRDefault="00CA0B98" w:rsidP="00CA0B98">
      <w:r>
        <w:t>The DP Recipient can instead wish to have a Direct Payment Support Service (DPSS), to manage the account on their behalf (third party managed account TPMA), via our contracted providers (Solo, Penderels, PeoplePlus, Purple &amp; Rosekel)</w:t>
      </w:r>
      <w:r w:rsidR="006A4C20">
        <w:t>,</w:t>
      </w:r>
      <w:r>
        <w:t xml:space="preserve"> </w:t>
      </w:r>
      <w:r w:rsidR="006A4C20">
        <w:t xml:space="preserve">or </w:t>
      </w:r>
      <w:r>
        <w:t>internally with ACFS</w:t>
      </w:r>
      <w:ins w:id="0" w:author="Luke Howard" w:date="2024-11-27T11:47:00Z">
        <w:r w:rsidR="008A19B6">
          <w:t xml:space="preserve"> </w:t>
        </w:r>
      </w:ins>
      <w:r w:rsidR="006A4C20">
        <w:t>or a non-contracted provider</w:t>
      </w:r>
      <w:r>
        <w:t>. In this instance the Direct Payment</w:t>
      </w:r>
      <w:r w:rsidR="006A4C20">
        <w:t xml:space="preserve"> Recipient</w:t>
      </w:r>
      <w:r>
        <w:t xml:space="preserve"> should be </w:t>
      </w:r>
      <w:r w:rsidR="006A4C20">
        <w:t xml:space="preserve">provided with the information for the </w:t>
      </w:r>
      <w:r>
        <w:t xml:space="preserve">5 contracted providers using the fact sheet uploaded to the </w:t>
      </w:r>
      <w:hyperlink r:id="rId9" w:history="1">
        <w:r w:rsidRPr="00784A4D">
          <w:rPr>
            <w:rStyle w:val="Hyperlink"/>
          </w:rPr>
          <w:t>Direct Payment Support Area</w:t>
        </w:r>
      </w:hyperlink>
      <w:r>
        <w:t xml:space="preserve"> (</w:t>
      </w:r>
      <w:hyperlink r:id="rId10" w:history="1">
        <w:r w:rsidRPr="005A0EA2">
          <w:rPr>
            <w:rStyle w:val="Hyperlink"/>
          </w:rPr>
          <w:t>Selecting a Direct Payments Support Service – fact sheet 5</w:t>
        </w:r>
      </w:hyperlink>
      <w:r>
        <w:t xml:space="preserve">). </w:t>
      </w:r>
      <w:r w:rsidR="006A4C20">
        <w:t>If they opt to use</w:t>
      </w:r>
      <w:ins w:id="1" w:author="Luke Howard" w:date="2024-11-27T11:48:00Z">
        <w:r w:rsidR="008A19B6">
          <w:t xml:space="preserve"> </w:t>
        </w:r>
      </w:ins>
      <w:r>
        <w:t xml:space="preserve">a non-contracted service, NCC will only pay the cost of the contracted service, any service above this cost, the Direct Payment Recipient will need to top up the difference in cost. If a DPSS </w:t>
      </w:r>
      <w:proofErr w:type="gramStart"/>
      <w:r>
        <w:t>is selected</w:t>
      </w:r>
      <w:proofErr w:type="gramEnd"/>
      <w:r>
        <w:t xml:space="preserve"> to manage the account, the DPSS provider will require to sign the DP Agreement along with the DP Recipient to agree to conditions stated in section 9 of the DP Agreement.</w:t>
      </w:r>
    </w:p>
    <w:p w14:paraId="55F9D1F2" w14:textId="36114C9A" w:rsidR="00CA0B98" w:rsidRDefault="00CA0B98" w:rsidP="00CA0B98">
      <w:pPr>
        <w:rPr>
          <w:u w:val="single"/>
        </w:rPr>
      </w:pPr>
      <w:r w:rsidRPr="00F14DC6">
        <w:rPr>
          <w:noProof/>
        </w:rPr>
        <w:drawing>
          <wp:anchor distT="0" distB="0" distL="114300" distR="114300" simplePos="0" relativeHeight="251659264" behindDoc="0" locked="0" layoutInCell="1" allowOverlap="1" wp14:anchorId="17F3BB1C" wp14:editId="31915DA3">
            <wp:simplePos x="0" y="0"/>
            <wp:positionH relativeFrom="column">
              <wp:posOffset>4731385</wp:posOffset>
            </wp:positionH>
            <wp:positionV relativeFrom="paragraph">
              <wp:posOffset>223520</wp:posOffset>
            </wp:positionV>
            <wp:extent cx="4507865" cy="1268095"/>
            <wp:effectExtent l="0" t="0" r="6985" b="8255"/>
            <wp:wrapNone/>
            <wp:docPr id="168493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8826" name=""/>
                    <pic:cNvPicPr/>
                  </pic:nvPicPr>
                  <pic:blipFill>
                    <a:blip r:embed="rId11">
                      <a:extLst>
                        <a:ext uri="{28A0092B-C50C-407E-A947-70E740481C1C}">
                          <a14:useLocalDpi xmlns:a14="http://schemas.microsoft.com/office/drawing/2010/main" val="0"/>
                        </a:ext>
                      </a:extLst>
                    </a:blip>
                    <a:stretch>
                      <a:fillRect/>
                    </a:stretch>
                  </pic:blipFill>
                  <pic:spPr>
                    <a:xfrm>
                      <a:off x="0" y="0"/>
                      <a:ext cx="4507865" cy="1268095"/>
                    </a:xfrm>
                    <a:prstGeom prst="rect">
                      <a:avLst/>
                    </a:prstGeom>
                  </pic:spPr>
                </pic:pic>
              </a:graphicData>
            </a:graphic>
          </wp:anchor>
        </w:drawing>
      </w:r>
      <w:r w:rsidRPr="0077479E">
        <w:rPr>
          <w:noProof/>
        </w:rPr>
        <w:drawing>
          <wp:anchor distT="0" distB="0" distL="114300" distR="114300" simplePos="0" relativeHeight="251662336" behindDoc="0" locked="0" layoutInCell="1" allowOverlap="1" wp14:anchorId="7390BF1C" wp14:editId="4BD9F20F">
            <wp:simplePos x="0" y="0"/>
            <wp:positionH relativeFrom="column">
              <wp:posOffset>-140970</wp:posOffset>
            </wp:positionH>
            <wp:positionV relativeFrom="paragraph">
              <wp:posOffset>238760</wp:posOffset>
            </wp:positionV>
            <wp:extent cx="4520565" cy="1419225"/>
            <wp:effectExtent l="0" t="0" r="0" b="9525"/>
            <wp:wrapNone/>
            <wp:docPr id="88781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14867" name=""/>
                    <pic:cNvPicPr/>
                  </pic:nvPicPr>
                  <pic:blipFill>
                    <a:blip r:embed="rId5">
                      <a:extLst>
                        <a:ext uri="{28A0092B-C50C-407E-A947-70E740481C1C}">
                          <a14:useLocalDpi xmlns:a14="http://schemas.microsoft.com/office/drawing/2010/main" val="0"/>
                        </a:ext>
                      </a:extLst>
                    </a:blip>
                    <a:stretch>
                      <a:fillRect/>
                    </a:stretch>
                  </pic:blipFill>
                  <pic:spPr>
                    <a:xfrm>
                      <a:off x="0" y="0"/>
                      <a:ext cx="4520565" cy="1419225"/>
                    </a:xfrm>
                    <a:prstGeom prst="rect">
                      <a:avLst/>
                    </a:prstGeom>
                  </pic:spPr>
                </pic:pic>
              </a:graphicData>
            </a:graphic>
          </wp:anchor>
        </w:drawing>
      </w:r>
      <w:r w:rsidRPr="00F14DC6">
        <w:rPr>
          <w:u w:val="single"/>
        </w:rPr>
        <w:t>DP Recipients detail</w:t>
      </w:r>
      <w:r>
        <w:rPr>
          <w:u w:val="single"/>
        </w:rPr>
        <w:t>s</w:t>
      </w:r>
      <w:r w:rsidRPr="00F14DC6">
        <w:rPr>
          <w:u w:val="single"/>
        </w:rPr>
        <w:t xml:space="preserve"> and signature </w:t>
      </w:r>
    </w:p>
    <w:p w14:paraId="6BF80E59" w14:textId="6BC9C180" w:rsidR="00CA0B98" w:rsidRPr="00F14DC6" w:rsidRDefault="00CA0B98" w:rsidP="00CA0B98">
      <w:pPr>
        <w:rPr>
          <w:u w:val="single"/>
        </w:rPr>
      </w:pPr>
    </w:p>
    <w:p w14:paraId="264B5994" w14:textId="77777777" w:rsidR="00CA0B98" w:rsidRDefault="00CA0B98" w:rsidP="00CA0B98">
      <w:pPr>
        <w:rPr>
          <w:noProof/>
        </w:rPr>
      </w:pPr>
      <w:r w:rsidRPr="00F14DC6">
        <w:rPr>
          <w:noProof/>
        </w:rPr>
        <w:t xml:space="preserve"> </w:t>
      </w:r>
    </w:p>
    <w:p w14:paraId="33B85650" w14:textId="09D565EE" w:rsidR="00CA0B98" w:rsidRDefault="00CA0B98" w:rsidP="00CA0B98">
      <w:pPr>
        <w:rPr>
          <w:u w:val="single"/>
        </w:rPr>
      </w:pPr>
      <w:r w:rsidRPr="00AB5E5C">
        <w:rPr>
          <w:u w:val="single"/>
        </w:rPr>
        <w:t>Nominated person or DPSS details and signature.</w:t>
      </w:r>
    </w:p>
    <w:p w14:paraId="41D402D8" w14:textId="0B3B14B4" w:rsidR="00CA0B98" w:rsidRPr="00AB5E5C" w:rsidRDefault="00CA0B98" w:rsidP="00CA0B98">
      <w:pPr>
        <w:rPr>
          <w:u w:val="single"/>
        </w:rPr>
      </w:pPr>
    </w:p>
    <w:p w14:paraId="7D7DF2C1" w14:textId="426685FC" w:rsidR="00CA0B98" w:rsidRDefault="00CA0B98" w:rsidP="00CA0B98"/>
    <w:p w14:paraId="63D6D198" w14:textId="0CBE53A4" w:rsidR="00CA0B98" w:rsidRPr="009454DD" w:rsidRDefault="009454DD" w:rsidP="00CA0B98">
      <w:pPr>
        <w:rPr>
          <w:u w:val="single"/>
        </w:rPr>
      </w:pPr>
      <w:r w:rsidRPr="009454DD">
        <w:rPr>
          <w:noProof/>
          <w:u w:val="single"/>
        </w:rPr>
        <w:drawing>
          <wp:anchor distT="0" distB="0" distL="114300" distR="114300" simplePos="0" relativeHeight="251660288" behindDoc="0" locked="0" layoutInCell="1" allowOverlap="1" wp14:anchorId="3A31ADC2" wp14:editId="410532DC">
            <wp:simplePos x="0" y="0"/>
            <wp:positionH relativeFrom="column">
              <wp:posOffset>-207010</wp:posOffset>
            </wp:positionH>
            <wp:positionV relativeFrom="paragraph">
              <wp:posOffset>320040</wp:posOffset>
            </wp:positionV>
            <wp:extent cx="4719348" cy="1781219"/>
            <wp:effectExtent l="0" t="0" r="5080" b="9525"/>
            <wp:wrapNone/>
            <wp:docPr id="206683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34029" name=""/>
                    <pic:cNvPicPr/>
                  </pic:nvPicPr>
                  <pic:blipFill>
                    <a:blip r:embed="rId12">
                      <a:extLst>
                        <a:ext uri="{28A0092B-C50C-407E-A947-70E740481C1C}">
                          <a14:useLocalDpi xmlns:a14="http://schemas.microsoft.com/office/drawing/2010/main" val="0"/>
                        </a:ext>
                      </a:extLst>
                    </a:blip>
                    <a:stretch>
                      <a:fillRect/>
                    </a:stretch>
                  </pic:blipFill>
                  <pic:spPr>
                    <a:xfrm>
                      <a:off x="0" y="0"/>
                      <a:ext cx="4719348" cy="1781219"/>
                    </a:xfrm>
                    <a:prstGeom prst="rect">
                      <a:avLst/>
                    </a:prstGeom>
                  </pic:spPr>
                </pic:pic>
              </a:graphicData>
            </a:graphic>
            <wp14:sizeRelH relativeFrom="margin">
              <wp14:pctWidth>0</wp14:pctWidth>
            </wp14:sizeRelH>
            <wp14:sizeRelV relativeFrom="margin">
              <wp14:pctHeight>0</wp14:pctHeight>
            </wp14:sizeRelV>
          </wp:anchor>
        </w:drawing>
      </w:r>
      <w:r w:rsidRPr="009454DD">
        <w:rPr>
          <w:u w:val="single"/>
        </w:rPr>
        <w:t xml:space="preserve">DPSS, ACFS or Nominated Person details and </w:t>
      </w:r>
      <w:proofErr w:type="gramStart"/>
      <w:r w:rsidRPr="009454DD">
        <w:rPr>
          <w:u w:val="single"/>
        </w:rPr>
        <w:t>signatures</w:t>
      </w:r>
      <w:proofErr w:type="gramEnd"/>
    </w:p>
    <w:p w14:paraId="1106D017" w14:textId="1C1AB285" w:rsidR="009454DD" w:rsidRDefault="009454DD" w:rsidP="00CA0B98"/>
    <w:p w14:paraId="43339B3F" w14:textId="7C9B6330" w:rsidR="00CA0B98" w:rsidRDefault="009454DD" w:rsidP="00CA0B98">
      <w:r w:rsidRPr="00AB5E5C">
        <w:rPr>
          <w:noProof/>
        </w:rPr>
        <w:drawing>
          <wp:anchor distT="0" distB="0" distL="114300" distR="114300" simplePos="0" relativeHeight="251661312" behindDoc="0" locked="0" layoutInCell="1" allowOverlap="1" wp14:anchorId="20AE61C7" wp14:editId="5EDA6D0A">
            <wp:simplePos x="0" y="0"/>
            <wp:positionH relativeFrom="margin">
              <wp:posOffset>4803140</wp:posOffset>
            </wp:positionH>
            <wp:positionV relativeFrom="paragraph">
              <wp:posOffset>37465</wp:posOffset>
            </wp:positionV>
            <wp:extent cx="4385708" cy="1049572"/>
            <wp:effectExtent l="0" t="0" r="0" b="0"/>
            <wp:wrapNone/>
            <wp:docPr id="8633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00899" name=""/>
                    <pic:cNvPicPr/>
                  </pic:nvPicPr>
                  <pic:blipFill>
                    <a:blip r:embed="rId13">
                      <a:extLst>
                        <a:ext uri="{28A0092B-C50C-407E-A947-70E740481C1C}">
                          <a14:useLocalDpi xmlns:a14="http://schemas.microsoft.com/office/drawing/2010/main" val="0"/>
                        </a:ext>
                      </a:extLst>
                    </a:blip>
                    <a:stretch>
                      <a:fillRect/>
                    </a:stretch>
                  </pic:blipFill>
                  <pic:spPr>
                    <a:xfrm>
                      <a:off x="0" y="0"/>
                      <a:ext cx="4385708" cy="1049572"/>
                    </a:xfrm>
                    <a:prstGeom prst="rect">
                      <a:avLst/>
                    </a:prstGeom>
                  </pic:spPr>
                </pic:pic>
              </a:graphicData>
            </a:graphic>
            <wp14:sizeRelH relativeFrom="margin">
              <wp14:pctWidth>0</wp14:pctWidth>
            </wp14:sizeRelH>
            <wp14:sizeRelV relativeFrom="margin">
              <wp14:pctHeight>0</wp14:pctHeight>
            </wp14:sizeRelV>
          </wp:anchor>
        </w:drawing>
      </w:r>
    </w:p>
    <w:p w14:paraId="2DD7905C" w14:textId="2C953909" w:rsidR="00CA0B98" w:rsidRDefault="00CA0B98" w:rsidP="00CA0B98">
      <w:pPr>
        <w:rPr>
          <w:b/>
          <w:bCs/>
          <w:u w:val="single"/>
        </w:rPr>
      </w:pPr>
    </w:p>
    <w:p w14:paraId="41C9F668" w14:textId="50D38D19" w:rsidR="00CA0B98" w:rsidRDefault="00CA0B98" w:rsidP="00CA0B98">
      <w:pPr>
        <w:rPr>
          <w:b/>
          <w:bCs/>
          <w:u w:val="single"/>
        </w:rPr>
      </w:pPr>
    </w:p>
    <w:p w14:paraId="13C9B321" w14:textId="77777777" w:rsidR="00CA0B98" w:rsidRDefault="00CA0B98" w:rsidP="00CA0B98">
      <w:pPr>
        <w:tabs>
          <w:tab w:val="left" w:pos="11558"/>
        </w:tabs>
        <w:rPr>
          <w:b/>
          <w:bCs/>
          <w:u w:val="single"/>
        </w:rPr>
      </w:pPr>
    </w:p>
    <w:p w14:paraId="7F5A12D6" w14:textId="4D88CA67" w:rsidR="00CA0B98" w:rsidRDefault="00CA0B98" w:rsidP="00CA0B98">
      <w:pPr>
        <w:tabs>
          <w:tab w:val="left" w:pos="11558"/>
        </w:tabs>
      </w:pPr>
      <w:r>
        <w:rPr>
          <w:b/>
          <w:bCs/>
          <w:u w:val="single"/>
        </w:rPr>
        <w:t>Method if payments</w:t>
      </w:r>
    </w:p>
    <w:p w14:paraId="3D91A1DD" w14:textId="583D4F7D" w:rsidR="00CA0B98" w:rsidRPr="00622E77" w:rsidRDefault="00CA0B98" w:rsidP="00CA0B98">
      <w:pPr>
        <w:tabs>
          <w:tab w:val="left" w:pos="11558"/>
        </w:tabs>
      </w:pPr>
      <w:r>
        <w:t xml:space="preserve">The chosen method must </w:t>
      </w:r>
      <w:proofErr w:type="gramStart"/>
      <w:r>
        <w:t>be documented</w:t>
      </w:r>
      <w:proofErr w:type="gramEnd"/>
      <w:r>
        <w:t xml:space="preserve"> in section 4 of the DP Agreement</w:t>
      </w:r>
      <w:r w:rsidRPr="00135B92">
        <w:rPr>
          <w:noProof/>
        </w:rPr>
        <w:drawing>
          <wp:anchor distT="0" distB="0" distL="114300" distR="114300" simplePos="0" relativeHeight="251668480" behindDoc="0" locked="0" layoutInCell="1" allowOverlap="1" wp14:anchorId="0EBF52CB" wp14:editId="5CD7F3DC">
            <wp:simplePos x="0" y="0"/>
            <wp:positionH relativeFrom="margin">
              <wp:posOffset>110931</wp:posOffset>
            </wp:positionH>
            <wp:positionV relativeFrom="paragraph">
              <wp:posOffset>269599</wp:posOffset>
            </wp:positionV>
            <wp:extent cx="4204987" cy="925195"/>
            <wp:effectExtent l="0" t="0" r="5080" b="8255"/>
            <wp:wrapNone/>
            <wp:docPr id="3476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4412" name=""/>
                    <pic:cNvPicPr/>
                  </pic:nvPicPr>
                  <pic:blipFill>
                    <a:blip r:embed="rId14">
                      <a:extLst>
                        <a:ext uri="{28A0092B-C50C-407E-A947-70E740481C1C}">
                          <a14:useLocalDpi xmlns:a14="http://schemas.microsoft.com/office/drawing/2010/main" val="0"/>
                        </a:ext>
                      </a:extLst>
                    </a:blip>
                    <a:stretch>
                      <a:fillRect/>
                    </a:stretch>
                  </pic:blipFill>
                  <pic:spPr>
                    <a:xfrm>
                      <a:off x="0" y="0"/>
                      <a:ext cx="4204987" cy="925195"/>
                    </a:xfrm>
                    <a:prstGeom prst="rect">
                      <a:avLst/>
                    </a:prstGeom>
                  </pic:spPr>
                </pic:pic>
              </a:graphicData>
            </a:graphic>
            <wp14:sizeRelH relativeFrom="margin">
              <wp14:pctWidth>0</wp14:pctWidth>
            </wp14:sizeRelH>
            <wp14:sizeRelV relativeFrom="margin">
              <wp14:pctHeight>0</wp14:pctHeight>
            </wp14:sizeRelV>
          </wp:anchor>
        </w:drawing>
      </w:r>
      <w:r w:rsidR="00CA2D0C">
        <w:t>.</w:t>
      </w:r>
    </w:p>
    <w:p w14:paraId="16FB7A86" w14:textId="77777777" w:rsidR="00CA0B98" w:rsidRDefault="00CA0B98" w:rsidP="00CA0B98"/>
    <w:p w14:paraId="489814FC" w14:textId="77777777" w:rsidR="00CA0B98" w:rsidRDefault="00CA0B98" w:rsidP="00CA0B98"/>
    <w:p w14:paraId="0D69EB21" w14:textId="77777777" w:rsidR="00CA0B98" w:rsidRDefault="00CA0B98" w:rsidP="00CA0B98"/>
    <w:p w14:paraId="336E13D3" w14:textId="77777777" w:rsidR="00CA0B98" w:rsidRDefault="00CA0B98" w:rsidP="00CA0B98"/>
    <w:p w14:paraId="66ADB4E4" w14:textId="77777777" w:rsidR="00CA0B98" w:rsidRDefault="00CA0B98" w:rsidP="00CA0B98"/>
    <w:p w14:paraId="55955BDB" w14:textId="37D03582" w:rsidR="00402235" w:rsidRDefault="00402235" w:rsidP="00CA0B98">
      <w:r>
        <w:t xml:space="preserve"> </w:t>
      </w:r>
    </w:p>
    <w:sectPr w:rsidR="00402235" w:rsidSect="00CA0B9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F08A2"/>
    <w:multiLevelType w:val="hybridMultilevel"/>
    <w:tmpl w:val="A4D405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41595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ke Howard">
    <w15:presenceInfo w15:providerId="AD" w15:userId="S::luke.howard@nottscc.gov.uk::94f2f051-6687-4086-9825-b1a574db3a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235"/>
    <w:rsid w:val="002E199C"/>
    <w:rsid w:val="00402235"/>
    <w:rsid w:val="0060291A"/>
    <w:rsid w:val="006A4C20"/>
    <w:rsid w:val="008110B1"/>
    <w:rsid w:val="008A19B6"/>
    <w:rsid w:val="009454DD"/>
    <w:rsid w:val="00CA0B98"/>
    <w:rsid w:val="00CA2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547A"/>
  <w15:chartTrackingRefBased/>
  <w15:docId w15:val="{1B819DAC-781C-479A-8913-6D313E78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B98"/>
    <w:pPr>
      <w:spacing w:before="100" w:after="200" w:line="276" w:lineRule="auto"/>
    </w:pPr>
    <w:rPr>
      <w:rFonts w:eastAsiaTheme="minorEastAsia"/>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235"/>
    <w:pPr>
      <w:spacing w:before="0" w:after="160" w:line="259" w:lineRule="auto"/>
      <w:ind w:left="720"/>
      <w:contextualSpacing/>
    </w:pPr>
    <w:rPr>
      <w:rFonts w:eastAsiaTheme="minorHAnsi"/>
      <w:kern w:val="2"/>
      <w:sz w:val="22"/>
      <w:szCs w:val="22"/>
      <w14:ligatures w14:val="standardContextual"/>
    </w:rPr>
  </w:style>
  <w:style w:type="paragraph" w:styleId="NormalWeb">
    <w:name w:val="Normal (Web)"/>
    <w:basedOn w:val="Normal"/>
    <w:uiPriority w:val="99"/>
    <w:unhideWhenUsed/>
    <w:rsid w:val="00CA0B98"/>
    <w:pPr>
      <w:spacing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CA0B98"/>
    <w:rPr>
      <w:color w:val="0563C1" w:themeColor="hyperlink"/>
      <w:u w:val="single"/>
    </w:rPr>
  </w:style>
  <w:style w:type="paragraph" w:styleId="Revision">
    <w:name w:val="Revision"/>
    <w:hidden/>
    <w:uiPriority w:val="99"/>
    <w:semiHidden/>
    <w:rsid w:val="008A19B6"/>
    <w:pPr>
      <w:spacing w:after="0" w:line="240" w:lineRule="auto"/>
    </w:pPr>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home.nottscc.gov.uk/media/wwphhml5/selectingdirectpaymentsupportservice-dec-23.docx" TargetMode="External"/><Relationship Id="rId4" Type="http://schemas.openxmlformats.org/officeDocument/2006/relationships/webSettings" Target="webSettings.xml"/><Relationship Id="rId9" Type="http://schemas.openxmlformats.org/officeDocument/2006/relationships/hyperlink" Target="https://home.nottscc.gov.uk/working/departments/asch/services-commissioning-improvement-and-quality/a-z-of-services/direct-payments-support"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5</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Ball</dc:creator>
  <cp:keywords/>
  <dc:description/>
  <cp:lastModifiedBy>Emma Ball</cp:lastModifiedBy>
  <cp:revision>5</cp:revision>
  <dcterms:created xsi:type="dcterms:W3CDTF">2024-11-28T09:25:00Z</dcterms:created>
  <dcterms:modified xsi:type="dcterms:W3CDTF">2024-11-28T09:54:00Z</dcterms:modified>
</cp:coreProperties>
</file>